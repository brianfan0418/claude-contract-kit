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Extended.xml" ContentType="application/vnd.ms-word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虛構範例合約</w:t>
      </w:r>
    </w:p>
    <w:p>
      <w:pPr>
        <w:pStyle w:val="Heading1"/>
      </w:pPr>
      <w:r>
        <w:t>第 1 條 付款</w:t>
      </w:r>
    </w:p>
    <w:p>
      <w:commentRangeStart w:id="0"/>
      <w:r>
        <w:t>付款應於三十日內完成。</w:t>
      </w:r>
      <w:commentRangeEnd w:id="0"/>
      <w:r>
        <w:rPr>
          <w:rStyle w:val="CommentReference"/>
        </w:rPr>
        <w:commentReference w:id="0"/>
      </w:r>
    </w:p>
    <w:p>
      <w:pPr>
        <w:pStyle w:val="Heading1"/>
      </w:pPr>
      <w:r>
        <w:t>第 2 條 通知</w:t>
      </w:r>
    </w:p>
    <w:p>
      <w:r>
        <w:t xml:space="preserve">通知應以</w:t>
      </w:r>
      <w:del w:id="1" w:author="範例審閱人乙" w:date="2026-10-07T05:12:08.131753+00:00">
        <w:r>
          <w:delText xml:space="preserve">書面</w:delText>
        </w:r>
      </w:del>
      <w:ins w:id="2" w:author="範例審閱人乙" w:date="2026-10-07T05:12:08.131753+00:00">
        <w:r>
          <w:t xml:space="preserve">書面或電子郵件</w:t>
        </w:r>
      </w:ins>
      <w:r>
        <w:t xml:space="preserve">送達。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範例審閱人甲" w:initials="甲" w:date="2026-10-07T05:12:07Z">
    <w:p w14:paraId="AABBCCDD">
      <w:pPr>
        <w:pStyle w:val="CommentText"/>
      </w:pPr>
      <w:r>
        <w:rPr>
          <w:rStyle w:val="CommentReference"/>
        </w:rPr>
        <w:annotationRef/>
      </w:r>
      <w:r>
        <w:t>建議核對付款期限。</w:t>
      </w:r>
    </w:p>
  </w:comment>
</w:comments>
</file>

<file path=word/commentsExtended.xml><?xml version="1.0" encoding="utf-8"?>
<w15:commentsEx xmlns:w15="http://schemas.microsoft.com/office/word/2012/wordml">
  <w15:commentEx w15:paraId="AABBCCDD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CommentsExtended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